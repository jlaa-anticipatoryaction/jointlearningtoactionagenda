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372A" w14:textId="607D0C9D" w:rsidR="00E13059" w:rsidRDefault="00E13059" w:rsidP="00FE0032">
      <w:pPr>
        <w:pStyle w:val="Heading1"/>
        <w:pBdr>
          <w:bottom w:val="single" w:sz="2" w:space="4" w:color="2E5090"/>
        </w:pBdr>
        <w:spacing w:before="360" w:after="200"/>
        <w:rPr>
          <w:b/>
          <w:bCs/>
          <w:color w:val="2E5090"/>
          <w:sz w:val="28"/>
          <w:szCs w:val="28"/>
        </w:rPr>
      </w:pPr>
      <w:r>
        <w:rPr>
          <w:noProof/>
        </w:rPr>
        <w:drawing>
          <wp:inline distT="0" distB="0" distL="0" distR="0" wp14:anchorId="3859D261" wp14:editId="0C7257F6">
            <wp:extent cx="5852160" cy="1379515"/>
            <wp:effectExtent l="0" t="0" r="0" b="0"/>
            <wp:docPr id="1505512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12405"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60888" cy="1381572"/>
                    </a:xfrm>
                    <a:prstGeom prst="rect">
                      <a:avLst/>
                    </a:prstGeom>
                  </pic:spPr>
                </pic:pic>
              </a:graphicData>
            </a:graphic>
          </wp:inline>
        </w:drawing>
      </w:r>
    </w:p>
    <w:p w14:paraId="01F62906" w14:textId="5F7ADA79" w:rsidR="009F6D9A" w:rsidRDefault="00E75EA5">
      <w:pPr>
        <w:pStyle w:val="Heading1"/>
        <w:pBdr>
          <w:bottom w:val="single" w:sz="2" w:space="4" w:color="2E5090"/>
        </w:pBdr>
        <w:spacing w:before="360" w:after="200"/>
      </w:pPr>
      <w:r>
        <w:rPr>
          <w:b/>
          <w:bCs/>
          <w:color w:val="2E5090"/>
          <w:sz w:val="28"/>
          <w:szCs w:val="28"/>
        </w:rPr>
        <w:t xml:space="preserve">1. </w:t>
      </w:r>
      <w:r w:rsidR="002A4105">
        <w:rPr>
          <w:b/>
          <w:bCs/>
          <w:color w:val="2E5090"/>
          <w:sz w:val="28"/>
          <w:szCs w:val="28"/>
        </w:rPr>
        <w:t>Our existing knowledge</w:t>
      </w:r>
      <w:r w:rsidR="007A101F">
        <w:rPr>
          <w:b/>
          <w:bCs/>
          <w:color w:val="2E5090"/>
          <w:sz w:val="28"/>
          <w:szCs w:val="28"/>
        </w:rPr>
        <w:t xml:space="preserve"> </w:t>
      </w:r>
    </w:p>
    <w:p w14:paraId="051A93F3" w14:textId="527AA39B" w:rsidR="00BA7DCF" w:rsidRDefault="007D461D" w:rsidP="00E23E07">
      <w:pPr>
        <w:spacing w:after="120"/>
        <w:rPr>
          <w:color w:val="333333"/>
        </w:rPr>
      </w:pPr>
      <w:r w:rsidRPr="007D461D">
        <w:rPr>
          <w:color w:val="333333"/>
        </w:rPr>
        <w:t>The need for rigorous evidence in anticipatory action, as in any area of</w:t>
      </w:r>
      <w:r w:rsidR="00152F71">
        <w:rPr>
          <w:color w:val="333333"/>
        </w:rPr>
        <w:t xml:space="preserve"> development and</w:t>
      </w:r>
      <w:r w:rsidRPr="007D461D">
        <w:rPr>
          <w:color w:val="333333"/>
        </w:rPr>
        <w:t xml:space="preserve"> humanitarian policy, is paramount to ensure that programmes are designed effectively, resources are allocated in a way that yields the greatest impact, and decision-makers can justify and advocate sustained investment.</w:t>
      </w:r>
      <w:r w:rsidR="005B4655">
        <w:rPr>
          <w:color w:val="333333"/>
        </w:rPr>
        <w:t xml:space="preserve"> I</w:t>
      </w:r>
      <w:r w:rsidR="005B4655" w:rsidRPr="005B4655">
        <w:rPr>
          <w:color w:val="333333"/>
        </w:rPr>
        <w:t xml:space="preserve">mpact evaluations have become a cornerstone of the broader humanitarian and development landscape, where every dollar counts and donors seek to invest in approaches that generate the maximum impact per unit of spending. </w:t>
      </w:r>
      <w:r w:rsidR="00421127">
        <w:rPr>
          <w:color w:val="333333"/>
        </w:rPr>
        <w:t xml:space="preserve">Because </w:t>
      </w:r>
      <w:r w:rsidR="00A04E73">
        <w:rPr>
          <w:color w:val="333333"/>
        </w:rPr>
        <w:t>anticipatory action</w:t>
      </w:r>
      <w:r w:rsidR="00421127">
        <w:rPr>
          <w:color w:val="333333"/>
        </w:rPr>
        <w:t xml:space="preserve"> requires upfront resource commitment</w:t>
      </w:r>
      <w:r w:rsidR="00BD18F9">
        <w:rPr>
          <w:color w:val="333333"/>
        </w:rPr>
        <w:t>,</w:t>
      </w:r>
      <w:r w:rsidR="00421127">
        <w:rPr>
          <w:color w:val="333333"/>
        </w:rPr>
        <w:t xml:space="preserve"> before a crisis materializes, the need for a strong evidence base is all the more important to build </w:t>
      </w:r>
      <w:r w:rsidR="005B4655" w:rsidRPr="005B4655">
        <w:rPr>
          <w:color w:val="333333"/>
        </w:rPr>
        <w:t xml:space="preserve">and maintain donor </w:t>
      </w:r>
      <w:r w:rsidR="006A5A47">
        <w:rPr>
          <w:color w:val="333333"/>
        </w:rPr>
        <w:t xml:space="preserve">and broader stakeholder </w:t>
      </w:r>
      <w:r w:rsidR="005B4655" w:rsidRPr="005B4655">
        <w:rPr>
          <w:color w:val="333333"/>
        </w:rPr>
        <w:t>confidence</w:t>
      </w:r>
      <w:r w:rsidR="00BD18F9">
        <w:rPr>
          <w:color w:val="333333"/>
        </w:rPr>
        <w:t>.</w:t>
      </w:r>
    </w:p>
    <w:p w14:paraId="40028FB8" w14:textId="4CECCB58" w:rsidR="00406D01" w:rsidRDefault="00406D01" w:rsidP="00E23E07">
      <w:pPr>
        <w:spacing w:after="120"/>
        <w:rPr>
          <w:color w:val="333333"/>
        </w:rPr>
      </w:pPr>
      <w:r w:rsidRPr="00406D01">
        <w:rPr>
          <w:color w:val="333333"/>
        </w:rPr>
        <w:t>Anticipatory action has attracted growing attention as a means of maximizing the efficiency of humanitarian aid, and rightly so. The existing evidence demonstrates that anticipatory action can protect assets, reduce distress selling, and preserve food security when it reaches people before a shock hits. These benefits operate through two complementary pathways: mitigating the immediate impacts of a shock on lives and livelihoods and protecting the productive assets and capacities that underpin longer-term resilience. Compared with other forms of humanitarian assistance, the evidence base for anticipatory action is already substantial, yet continued learning remains essential to guide and improve programming as the approach matures. Confidence in key design and delivery modalities is still developing, and some important knowledge gaps persist around when, where, and how anticipatory action works best.</w:t>
      </w:r>
    </w:p>
    <w:p w14:paraId="4EBAD514" w14:textId="5BEA210B" w:rsidR="00A039A6" w:rsidRDefault="00AB6876" w:rsidP="00E23E07">
      <w:pPr>
        <w:spacing w:after="120"/>
        <w:rPr>
          <w:color w:val="333333"/>
        </w:rPr>
      </w:pPr>
      <w:r w:rsidRPr="497A9AD0">
        <w:rPr>
          <w:color w:val="333333"/>
        </w:rPr>
        <w:t xml:space="preserve">This document sets out a coordinated learning agenda to close remaining </w:t>
      </w:r>
      <w:r w:rsidR="006B3DB3" w:rsidRPr="497A9AD0">
        <w:rPr>
          <w:color w:val="333333"/>
        </w:rPr>
        <w:t>knowledge</w:t>
      </w:r>
      <w:r w:rsidRPr="497A9AD0">
        <w:rPr>
          <w:color w:val="333333"/>
        </w:rPr>
        <w:t xml:space="preserve"> gaps by </w:t>
      </w:r>
      <w:r w:rsidR="00A039A6" w:rsidRPr="497A9AD0">
        <w:rPr>
          <w:color w:val="333333"/>
        </w:rPr>
        <w:t>propos</w:t>
      </w:r>
      <w:r w:rsidRPr="497A9AD0">
        <w:rPr>
          <w:color w:val="333333"/>
        </w:rPr>
        <w:t>ing</w:t>
      </w:r>
      <w:r w:rsidR="00A039A6" w:rsidRPr="497A9AD0">
        <w:rPr>
          <w:color w:val="333333"/>
        </w:rPr>
        <w:t xml:space="preserve"> a concerted effort to align the pace of evidence generation with the speed of implementation, enabling implementers, Member countries, and donors to have greater confidence in the efficacy of anticipatory action and to sustain the funding needed for it to</w:t>
      </w:r>
      <w:r w:rsidR="007F430A" w:rsidRPr="497A9AD0">
        <w:rPr>
          <w:color w:val="333333"/>
        </w:rPr>
        <w:t xml:space="preserve"> scale.</w:t>
      </w:r>
      <w:r w:rsidR="00A039A6" w:rsidRPr="497A9AD0">
        <w:rPr>
          <w:color w:val="333333"/>
        </w:rPr>
        <w:t xml:space="preserve"> </w:t>
      </w:r>
    </w:p>
    <w:p w14:paraId="01F62909" w14:textId="547DA3A1" w:rsidR="009F6D9A" w:rsidRDefault="00E75EA5">
      <w:pPr>
        <w:pStyle w:val="Heading1"/>
        <w:pBdr>
          <w:bottom w:val="single" w:sz="2" w:space="4" w:color="2E5090"/>
        </w:pBdr>
        <w:spacing w:before="360" w:after="200"/>
      </w:pPr>
      <w:r>
        <w:rPr>
          <w:b/>
          <w:bCs/>
          <w:color w:val="2E5090"/>
          <w:sz w:val="28"/>
          <w:szCs w:val="28"/>
        </w:rPr>
        <w:t xml:space="preserve">2. </w:t>
      </w:r>
      <w:r w:rsidR="00B10ECD" w:rsidRPr="00B10ECD">
        <w:rPr>
          <w:b/>
          <w:bCs/>
          <w:color w:val="2E5090"/>
          <w:sz w:val="28"/>
          <w:szCs w:val="28"/>
        </w:rPr>
        <w:t>Priority areas for continued learning</w:t>
      </w:r>
    </w:p>
    <w:p w14:paraId="6519F370" w14:textId="6D236424" w:rsidR="00FC0A40" w:rsidRPr="00FC0A40" w:rsidRDefault="00960CC0" w:rsidP="00FC0A40">
      <w:pPr>
        <w:spacing w:after="120"/>
        <w:rPr>
          <w:color w:val="333333"/>
        </w:rPr>
      </w:pPr>
      <w:r w:rsidRPr="00960CC0">
        <w:rPr>
          <w:color w:val="333333"/>
        </w:rPr>
        <w:t xml:space="preserve">To guide </w:t>
      </w:r>
      <w:r w:rsidR="00FF0661">
        <w:rPr>
          <w:color w:val="333333"/>
        </w:rPr>
        <w:t xml:space="preserve">future </w:t>
      </w:r>
      <w:r w:rsidRPr="00960CC0">
        <w:rPr>
          <w:color w:val="333333"/>
        </w:rPr>
        <w:t xml:space="preserve">anticipatory action programming, </w:t>
      </w:r>
      <w:r w:rsidR="00FF0661">
        <w:rPr>
          <w:color w:val="333333"/>
        </w:rPr>
        <w:t xml:space="preserve">there are </w:t>
      </w:r>
      <w:r w:rsidRPr="00960CC0">
        <w:rPr>
          <w:color w:val="333333"/>
        </w:rPr>
        <w:t>three dimensions where structured evidence generation can add the most value:</w:t>
      </w:r>
    </w:p>
    <w:p w14:paraId="2F9D05C7" w14:textId="48786E3F" w:rsidR="00FC0A40" w:rsidRPr="00FC0A40" w:rsidRDefault="00FC0A40" w:rsidP="00FC0A40">
      <w:pPr>
        <w:spacing w:after="120"/>
        <w:rPr>
          <w:color w:val="333333"/>
        </w:rPr>
      </w:pPr>
      <w:r w:rsidRPr="2C05D1D6">
        <w:rPr>
          <w:b/>
          <w:bCs/>
          <w:color w:val="333333"/>
        </w:rPr>
        <w:t xml:space="preserve">Thematic </w:t>
      </w:r>
      <w:r w:rsidR="009B10FF">
        <w:rPr>
          <w:b/>
          <w:bCs/>
          <w:color w:val="333333"/>
        </w:rPr>
        <w:t>priorities</w:t>
      </w:r>
      <w:r w:rsidRPr="2C05D1D6">
        <w:rPr>
          <w:b/>
          <w:bCs/>
          <w:color w:val="333333"/>
        </w:rPr>
        <w:t>.</w:t>
      </w:r>
      <w:r w:rsidRPr="2C05D1D6">
        <w:rPr>
          <w:color w:val="333333"/>
        </w:rPr>
        <w:t xml:space="preserve"> </w:t>
      </w:r>
      <w:r w:rsidR="0045127D" w:rsidRPr="0045127D">
        <w:rPr>
          <w:color w:val="333333"/>
        </w:rPr>
        <w:t>The evidence base can be deepened across a range of themes and contexts, including payment timing and modalities, disaster types, multi-hazard settings, and household types and characteristics. The comparative effectiveness of cash versus in-kind assistance, and even more importantly of cash in combination with other in-kind interventions (cash+), offers a particularly promising area for further study. Building a fuller understanding of the design features that drive differential outcomes, of effects beyond the immediate post-shock period, and of harmonized cost-effectiveness ratios would further strengthen the confidence that underpins scaling decisions.</w:t>
      </w:r>
    </w:p>
    <w:p w14:paraId="35F360F6" w14:textId="64FE27A2" w:rsidR="00FC0A40" w:rsidRPr="00FC0A40" w:rsidRDefault="00FC0A40" w:rsidP="00FC0A40">
      <w:pPr>
        <w:spacing w:after="120"/>
        <w:rPr>
          <w:color w:val="333333"/>
        </w:rPr>
      </w:pPr>
      <w:r w:rsidRPr="2C05D1D6">
        <w:rPr>
          <w:b/>
          <w:bCs/>
          <w:color w:val="333333"/>
        </w:rPr>
        <w:lastRenderedPageBreak/>
        <w:t xml:space="preserve">Geographic </w:t>
      </w:r>
      <w:r w:rsidR="009B10FF">
        <w:rPr>
          <w:b/>
          <w:bCs/>
          <w:color w:val="333333"/>
        </w:rPr>
        <w:t>priorities.</w:t>
      </w:r>
      <w:r w:rsidRPr="2C05D1D6">
        <w:rPr>
          <w:color w:val="333333"/>
        </w:rPr>
        <w:t xml:space="preserve"> </w:t>
      </w:r>
      <w:r w:rsidR="009B10FF" w:rsidRPr="009B10FF">
        <w:rPr>
          <w:color w:val="333333"/>
        </w:rPr>
        <w:t>While the body of evidence is growing, studies remain unevenly distributed across geographies, hazard types, and livelihood settings. A coordinated approach to evidence generation offers the opportunity to systematically diversify this coverage, ensuring that future studies extend findings to underrepresented regions and crisis typologies and strengthen the generalisability of the evidence base as a whole.</w:t>
      </w:r>
    </w:p>
    <w:p w14:paraId="4EE1C6AD" w14:textId="0253D136" w:rsidR="00FC0A40" w:rsidDel="002960B9" w:rsidRDefault="00FC0A40">
      <w:pPr>
        <w:spacing w:after="120"/>
        <w:rPr>
          <w:del w:id="0" w:author="Niazi, Kamran Khan (ESA)" w:date="2026-10-01T09:41:00Z" w16du:dateUtc="2026-10-01T07:41:00Z"/>
          <w:color w:val="333333"/>
        </w:rPr>
      </w:pPr>
      <w:del w:id="1" w:author="Niazi, Kamran Khan (ESA)" w:date="2026-10-01T09:41:00Z" w16du:dateUtc="2026-10-01T07:41:00Z">
        <w:r w:rsidRPr="00FC0A40" w:rsidDel="002960B9">
          <w:rPr>
            <w:b/>
            <w:bCs/>
            <w:color w:val="333333"/>
          </w:rPr>
          <w:delText xml:space="preserve">Institutional </w:delText>
        </w:r>
        <w:r w:rsidR="00FB0353" w:rsidDel="002960B9">
          <w:rPr>
            <w:b/>
            <w:bCs/>
            <w:color w:val="333333"/>
          </w:rPr>
          <w:delText>priorities</w:delText>
        </w:r>
        <w:r w:rsidRPr="00FC0A40" w:rsidDel="002960B9">
          <w:rPr>
            <w:b/>
            <w:bCs/>
            <w:color w:val="333333"/>
          </w:rPr>
          <w:delText>.</w:delText>
        </w:r>
        <w:r w:rsidRPr="00FC0A40" w:rsidDel="002960B9">
          <w:rPr>
            <w:color w:val="333333"/>
          </w:rPr>
          <w:delText xml:space="preserve"> </w:delText>
        </w:r>
        <w:r w:rsidR="00FB0353" w:rsidRPr="00FB0353" w:rsidDel="002960B9">
          <w:rPr>
            <w:color w:val="333333"/>
          </w:rPr>
          <w:delText>Agencies often evaluate anticipatory action in isolation, while households receive support from multiple providers simultaneously. Shared outcome frameworks, harmonised indicators, and common data-sharing arrangements are essential for meaningful cross-agency comparison</w:delText>
        </w:r>
        <w:r w:rsidR="009B110B" w:rsidDel="002960B9">
          <w:rPr>
            <w:color w:val="333333"/>
          </w:rPr>
          <w:delText xml:space="preserve"> and joint evaluations</w:delText>
        </w:r>
        <w:r w:rsidR="00FB0353" w:rsidRPr="00FB0353" w:rsidDel="002960B9">
          <w:rPr>
            <w:color w:val="333333"/>
          </w:rPr>
          <w:delText>.</w:delText>
        </w:r>
      </w:del>
    </w:p>
    <w:p w14:paraId="01F6290E" w14:textId="6F8D8F32" w:rsidR="009F6D9A" w:rsidRDefault="00E75EA5" w:rsidP="2C05D1D6">
      <w:pPr>
        <w:pStyle w:val="Heading1"/>
        <w:pBdr>
          <w:bottom w:val="single" w:sz="2" w:space="4" w:color="2E5090"/>
        </w:pBdr>
        <w:spacing w:before="360" w:after="200"/>
        <w:rPr>
          <w:b/>
          <w:bCs/>
          <w:color w:val="2E5090"/>
          <w:sz w:val="28"/>
          <w:szCs w:val="28"/>
        </w:rPr>
      </w:pPr>
      <w:r w:rsidRPr="2C05D1D6">
        <w:rPr>
          <w:b/>
          <w:bCs/>
          <w:color w:val="2E5090"/>
          <w:sz w:val="28"/>
          <w:szCs w:val="28"/>
        </w:rPr>
        <w:t xml:space="preserve">3. </w:t>
      </w:r>
      <w:r w:rsidR="00E12586">
        <w:rPr>
          <w:b/>
          <w:bCs/>
          <w:color w:val="2E5090"/>
          <w:sz w:val="28"/>
          <w:szCs w:val="28"/>
        </w:rPr>
        <w:t>Priority research questions</w:t>
      </w:r>
    </w:p>
    <w:p w14:paraId="0FBE3DB1" w14:textId="77777777" w:rsidR="00DE6E59" w:rsidRPr="00DE6E59" w:rsidRDefault="00DE6E59" w:rsidP="00DE6E59">
      <w:pPr>
        <w:spacing w:after="120"/>
        <w:rPr>
          <w:color w:val="333333"/>
        </w:rPr>
      </w:pPr>
      <w:r w:rsidRPr="00DE6E59">
        <w:rPr>
          <w:color w:val="333333"/>
        </w:rPr>
        <w:t>The learning agenda aims to answer the following priority questions through coordinated evidence generation:</w:t>
      </w:r>
    </w:p>
    <w:p w14:paraId="4BF0ABF4" w14:textId="2E5B90B9" w:rsidR="00D42A00" w:rsidRDefault="00D42A00" w:rsidP="00DE6E59">
      <w:pPr>
        <w:numPr>
          <w:ilvl w:val="0"/>
          <w:numId w:val="2"/>
        </w:numPr>
        <w:spacing w:after="120"/>
        <w:rPr>
          <w:color w:val="333333"/>
        </w:rPr>
      </w:pPr>
      <w:r w:rsidRPr="00D42A00">
        <w:rPr>
          <w:color w:val="333333"/>
        </w:rPr>
        <w:t>How effective is anticipatory action across different hazard types, livelihood contexts, geographies, and time horizons? This includes understanding the comparative performance of different delivery modalities, the variation in impact across crisis types and geographic settings, and the persistence of effects in the short versus long term.</w:t>
      </w:r>
    </w:p>
    <w:p w14:paraId="32F9EEC7" w14:textId="6C7E4C6E" w:rsidR="00225BB7" w:rsidRPr="00225BB7" w:rsidRDefault="00225BB7" w:rsidP="00DE6E59">
      <w:pPr>
        <w:numPr>
          <w:ilvl w:val="0"/>
          <w:numId w:val="2"/>
        </w:numPr>
        <w:spacing w:after="120"/>
        <w:rPr>
          <w:color w:val="FF0000"/>
        </w:rPr>
      </w:pPr>
      <w:r w:rsidRPr="00225BB7">
        <w:rPr>
          <w:color w:val="FF0000"/>
        </w:rPr>
        <w:t>Long term and connecting with resilience outcomes?</w:t>
      </w:r>
    </w:p>
    <w:p w14:paraId="22ADB71F" w14:textId="77777777" w:rsidR="00171CE9" w:rsidRDefault="00171CE9" w:rsidP="00DE6E59">
      <w:pPr>
        <w:numPr>
          <w:ilvl w:val="0"/>
          <w:numId w:val="2"/>
        </w:numPr>
        <w:spacing w:after="120"/>
        <w:rPr>
          <w:color w:val="333333"/>
        </w:rPr>
      </w:pPr>
      <w:r w:rsidRPr="00171CE9">
        <w:rPr>
          <w:color w:val="333333"/>
        </w:rPr>
        <w:t>Which design features drive differential outcomes, and how do the two impact pathways, mitigation of immediate impacts and protection of longer-term resilience, operate in practice across different settings?</w:t>
      </w:r>
    </w:p>
    <w:p w14:paraId="46F371B6" w14:textId="51CC38D9" w:rsidR="00DE6E59" w:rsidRPr="00DE6E59" w:rsidRDefault="00475DB6" w:rsidP="00DE6E59">
      <w:pPr>
        <w:numPr>
          <w:ilvl w:val="0"/>
          <w:numId w:val="2"/>
        </w:numPr>
        <w:spacing w:after="120"/>
        <w:rPr>
          <w:color w:val="333333"/>
        </w:rPr>
      </w:pPr>
      <w:r>
        <w:rPr>
          <w:color w:val="333333"/>
        </w:rPr>
        <w:t>W</w:t>
      </w:r>
      <w:r w:rsidR="00DE6E59" w:rsidRPr="00DE6E59">
        <w:rPr>
          <w:color w:val="333333"/>
        </w:rPr>
        <w:t xml:space="preserve">hat </w:t>
      </w:r>
      <w:r w:rsidR="00EB2D42">
        <w:rPr>
          <w:color w:val="333333"/>
        </w:rPr>
        <w:t>is</w:t>
      </w:r>
      <w:r w:rsidR="00DE6E59" w:rsidRPr="00DE6E59">
        <w:rPr>
          <w:color w:val="333333"/>
        </w:rPr>
        <w:t xml:space="preserve"> the cost-effectiveness of anticipatory action relative to traditional emergency response</w:t>
      </w:r>
      <w:r w:rsidR="00442077">
        <w:rPr>
          <w:color w:val="333333"/>
        </w:rPr>
        <w:t>?</w:t>
      </w:r>
    </w:p>
    <w:p w14:paraId="2AEEEC27" w14:textId="21505D10" w:rsidR="006F19C8" w:rsidRPr="00DE6E59" w:rsidRDefault="00DE6E59" w:rsidP="00DE6E59">
      <w:pPr>
        <w:numPr>
          <w:ilvl w:val="0"/>
          <w:numId w:val="2"/>
        </w:numPr>
        <w:spacing w:after="120"/>
        <w:rPr>
          <w:color w:val="333333"/>
        </w:rPr>
      </w:pPr>
      <w:del w:id="2" w:author="Niazi, Kamran Khan (ESA)" w:date="2026-10-01T09:41:00Z" w16du:dateUtc="2026-10-01T07:41:00Z">
        <w:r w:rsidRPr="00DE6E59" w:rsidDel="002960B9">
          <w:rPr>
            <w:color w:val="333333"/>
          </w:rPr>
          <w:delText>How can agencies move from parallel evaluations to joint learning and coordinated evaluations, and what shared outcome frameworks and harmonised indicators would enable meaningful comparison?</w:delText>
        </w:r>
      </w:del>
      <w:ins w:id="3" w:author="Niazi, Kamran Khan (ESA)" w:date="2026-09-29T17:39:00Z" w16du:dateUtc="2026-09-29T15:39:00Z">
        <w:r w:rsidR="006F19C8">
          <w:rPr>
            <w:color w:val="333333"/>
          </w:rPr>
          <w:t xml:space="preserve"> </w:t>
        </w:r>
      </w:ins>
    </w:p>
    <w:p w14:paraId="6912E8E2" w14:textId="65C7274E" w:rsidR="00DE6E59" w:rsidRPr="00DE6E59" w:rsidRDefault="00E75EA5" w:rsidP="00DE6E59">
      <w:pPr>
        <w:pStyle w:val="Heading1"/>
        <w:pBdr>
          <w:bottom w:val="single" w:sz="2" w:space="4" w:color="2E5090"/>
        </w:pBdr>
        <w:spacing w:before="360" w:after="200"/>
      </w:pPr>
      <w:r>
        <w:rPr>
          <w:b/>
          <w:bCs/>
          <w:color w:val="2E5090"/>
          <w:sz w:val="28"/>
          <w:szCs w:val="28"/>
        </w:rPr>
        <w:t xml:space="preserve">4. Proposed </w:t>
      </w:r>
      <w:r w:rsidR="00244CF3">
        <w:rPr>
          <w:b/>
          <w:bCs/>
          <w:color w:val="2E5090"/>
          <w:sz w:val="28"/>
          <w:szCs w:val="28"/>
        </w:rPr>
        <w:t>a</w:t>
      </w:r>
      <w:r>
        <w:rPr>
          <w:b/>
          <w:bCs/>
          <w:color w:val="2E5090"/>
          <w:sz w:val="28"/>
          <w:szCs w:val="28"/>
        </w:rPr>
        <w:t>ctions</w:t>
      </w:r>
    </w:p>
    <w:p w14:paraId="583ED5C3" w14:textId="77777777" w:rsidR="004E73E9" w:rsidRDefault="004E73E9">
      <w:pPr>
        <w:spacing w:after="120"/>
        <w:rPr>
          <w:color w:val="333333"/>
        </w:rPr>
      </w:pPr>
      <w:r w:rsidRPr="004E73E9">
        <w:rPr>
          <w:color w:val="333333"/>
        </w:rPr>
        <w:t>The following actions address these priorities, aligning the pace of evidence generation with the pace of implementation so that learning keeps step with the scaling of anticipatory action:</w:t>
      </w:r>
    </w:p>
    <w:p w14:paraId="089A6C72" w14:textId="3F2061AE" w:rsidR="0051149F" w:rsidRDefault="0051149F">
      <w:pPr>
        <w:spacing w:after="120"/>
        <w:rPr>
          <w:b/>
          <w:bCs/>
          <w:color w:val="333333"/>
        </w:rPr>
      </w:pPr>
      <w:r w:rsidRPr="0051149F">
        <w:rPr>
          <w:b/>
          <w:bCs/>
          <w:color w:val="333333"/>
        </w:rPr>
        <w:t>Generate a critical mass of coordinated evidence</w:t>
      </w:r>
      <w:ins w:id="4" w:author="Niazi, Kamran Khan (ESA)" w:date="2026-09-29T17:26:00Z" w16du:dateUtc="2026-09-29T15:26:00Z">
        <w:r w:rsidR="00B36368">
          <w:rPr>
            <w:b/>
            <w:bCs/>
            <w:color w:val="333333"/>
          </w:rPr>
          <w:t>.</w:t>
        </w:r>
      </w:ins>
      <w:del w:id="5" w:author="Niazi, Kamran Khan (ESA)" w:date="2026-09-29T17:26:00Z" w16du:dateUtc="2026-09-29T15:26:00Z">
        <w:r w:rsidRPr="0051149F" w:rsidDel="00B36368">
          <w:rPr>
            <w:b/>
            <w:bCs/>
            <w:color w:val="333333"/>
          </w:rPr>
          <w:delText>,</w:delText>
        </w:r>
      </w:del>
      <w:r w:rsidRPr="0051149F">
        <w:rPr>
          <w:color w:val="333333"/>
        </w:rPr>
        <w:t xml:space="preserve"> </w:t>
      </w:r>
      <w:ins w:id="6" w:author="Niazi, Kamran Khan (ESA)" w:date="2026-09-29T17:26:00Z" w16du:dateUtc="2026-09-29T15:26:00Z">
        <w:r w:rsidR="00B36368">
          <w:rPr>
            <w:color w:val="333333"/>
          </w:rPr>
          <w:t>T</w:t>
        </w:r>
      </w:ins>
      <w:del w:id="7" w:author="Niazi, Kamran Khan (ESA)" w:date="2026-09-29T17:26:00Z" w16du:dateUtc="2026-09-29T15:26:00Z">
        <w:r w:rsidRPr="0051149F" w:rsidDel="00B36368">
          <w:rPr>
            <w:color w:val="333333"/>
          </w:rPr>
          <w:delText>t</w:delText>
        </w:r>
      </w:del>
      <w:r w:rsidRPr="0051149F">
        <w:rPr>
          <w:color w:val="333333"/>
        </w:rPr>
        <w:t>argeting at least 10 rigorous analytical studies across different geographies, themes, and time horizons by 2030, with study selection guided by the priorities identified above.</w:t>
      </w:r>
    </w:p>
    <w:p w14:paraId="681A1B62" w14:textId="34CFEFA6" w:rsidR="00224EEE" w:rsidRPr="00224EEE" w:rsidRDefault="00224EEE">
      <w:pPr>
        <w:spacing w:after="120"/>
      </w:pPr>
      <w:r>
        <w:rPr>
          <w:b/>
          <w:bCs/>
          <w:color w:val="333333"/>
        </w:rPr>
        <w:t xml:space="preserve">Common measurement module and coordination. </w:t>
      </w:r>
      <w:r>
        <w:rPr>
          <w:color w:val="333333"/>
        </w:rPr>
        <w:t>Partners will develop a shared set of outcome indicators for anticipatory action evaluations, enabling cross-</w:t>
      </w:r>
      <w:r w:rsidR="00020BD8">
        <w:rPr>
          <w:color w:val="333333"/>
        </w:rPr>
        <w:t>country-study</w:t>
      </w:r>
      <w:r>
        <w:rPr>
          <w:color w:val="333333"/>
        </w:rPr>
        <w:t xml:space="preserve"> comparison and meta-analysis</w:t>
      </w:r>
      <w:r w:rsidR="00020BD8">
        <w:rPr>
          <w:color w:val="333333"/>
        </w:rPr>
        <w:t>,</w:t>
      </w:r>
      <w:r>
        <w:rPr>
          <w:color w:val="333333"/>
        </w:rPr>
        <w:t xml:space="preserve"> </w:t>
      </w:r>
      <w:r w:rsidR="00020BD8">
        <w:rPr>
          <w:color w:val="333333"/>
        </w:rPr>
        <w:t>drawing</w:t>
      </w:r>
      <w:r>
        <w:rPr>
          <w:color w:val="333333"/>
        </w:rPr>
        <w:t xml:space="preserve"> on tools </w:t>
      </w:r>
      <w:r w:rsidR="00020BD8">
        <w:rPr>
          <w:color w:val="333333"/>
        </w:rPr>
        <w:t>already developed by partner</w:t>
      </w:r>
      <w:r w:rsidR="00283E35">
        <w:rPr>
          <w:color w:val="333333"/>
        </w:rPr>
        <w:t xml:space="preserve"> agencies and organizations.</w:t>
      </w:r>
    </w:p>
    <w:p w14:paraId="01F62919" w14:textId="158024A3" w:rsidR="009F6D9A" w:rsidRDefault="00E75EA5">
      <w:pPr>
        <w:spacing w:after="120"/>
      </w:pPr>
      <w:r>
        <w:rPr>
          <w:b/>
          <w:bCs/>
          <w:color w:val="333333"/>
        </w:rPr>
        <w:t xml:space="preserve">Evidence and ongoing project dashboard and studies inventory. </w:t>
      </w:r>
      <w:r w:rsidR="00914AA6" w:rsidRPr="00914AA6">
        <w:rPr>
          <w:color w:val="333333"/>
        </w:rPr>
        <w:t>Building on existing platforms, notably the Anticipation Hub, partners will consolidate and extend a public-facing database of anticipatory action evaluation studies, mapping coverage by geography, hazard type, modality, and research question.</w:t>
      </w:r>
    </w:p>
    <w:p w14:paraId="01F6291B" w14:textId="0CE08FE3" w:rsidR="009F6D9A" w:rsidRDefault="00E75EA5">
      <w:pPr>
        <w:spacing w:after="120"/>
      </w:pPr>
      <w:r>
        <w:rPr>
          <w:b/>
          <w:bCs/>
          <w:color w:val="333333"/>
        </w:rPr>
        <w:t xml:space="preserve">Coordinated evaluations. </w:t>
      </w:r>
      <w:r w:rsidR="008263D1" w:rsidRPr="008263D1">
        <w:rPr>
          <w:color w:val="333333"/>
        </w:rPr>
        <w:t xml:space="preserve">Rather than conducting parallel evaluations in the same contexts, partner agencies will identify opportunities for joint evaluations with shared </w:t>
      </w:r>
      <w:r w:rsidR="008263D1" w:rsidRPr="008263D1">
        <w:rPr>
          <w:color w:val="333333"/>
        </w:rPr>
        <w:lastRenderedPageBreak/>
        <w:t>baselines and pre-defined analyses and outcomes, coordinated through the inter-agency mechanism described in Section 5.</w:t>
      </w:r>
    </w:p>
    <w:p w14:paraId="01F6291C" w14:textId="2E2DD3CC" w:rsidR="009F6D9A" w:rsidRDefault="00A81646">
      <w:pPr>
        <w:spacing w:after="120"/>
        <w:rPr>
          <w:ins w:id="8" w:author="Niazi, Kamran Khan (ESA)" w:date="2026-09-29T17:26:00Z" w16du:dateUtc="2026-09-29T15:26:00Z"/>
          <w:color w:val="333333"/>
        </w:rPr>
      </w:pPr>
      <w:r>
        <w:rPr>
          <w:b/>
          <w:bCs/>
          <w:color w:val="333333"/>
        </w:rPr>
        <w:t>Stakeholder engagement</w:t>
      </w:r>
      <w:del w:id="9" w:author="Niazi, Kamran Khan (ESA)" w:date="2026-09-29T17:26:00Z" w16du:dateUtc="2026-09-29T15:26:00Z">
        <w:r w:rsidDel="00B36368">
          <w:rPr>
            <w:b/>
            <w:bCs/>
            <w:color w:val="333333"/>
          </w:rPr>
          <w:delText>.</w:delText>
        </w:r>
      </w:del>
      <w:r>
        <w:rPr>
          <w:b/>
          <w:bCs/>
          <w:color w:val="333333"/>
        </w:rPr>
        <w:t xml:space="preserve"> </w:t>
      </w:r>
      <w:r w:rsidR="0089427A">
        <w:rPr>
          <w:color w:val="333333"/>
        </w:rPr>
        <w:t xml:space="preserve"> </w:t>
      </w:r>
      <w:r w:rsidR="00914AA6" w:rsidRPr="00914AA6">
        <w:rPr>
          <w:color w:val="333333"/>
        </w:rPr>
        <w:t>Beyond practitioners and researchers, governments, donors, Member countries, and beneficiaries will be engaged to both co-produce and use the evidence, with dedicated briefings on how learning agenda outputs inform scaling and financing decisions.</w:t>
      </w:r>
    </w:p>
    <w:p w14:paraId="6BA3DA33" w14:textId="25394CF9" w:rsidR="006F19C8" w:rsidRPr="00220C61" w:rsidRDefault="002D4026">
      <w:pPr>
        <w:spacing w:after="120"/>
        <w:rPr>
          <w:color w:val="333333"/>
          <w:rPrChange w:id="10" w:author="Niazi, Kamran Khan (ESA)" w:date="2026-09-29T22:16:00Z" w16du:dateUtc="2026-09-29T20:16:00Z">
            <w:rPr/>
          </w:rPrChange>
        </w:rPr>
      </w:pPr>
      <w:ins w:id="11" w:author="Niazi, Kamran Khan (ESA)" w:date="2026-09-29T17:26:00Z" w16du:dateUtc="2026-09-29T15:26:00Z">
        <w:r>
          <w:rPr>
            <w:color w:val="333333"/>
          </w:rPr>
          <w:t>Coordination mechanisms</w:t>
        </w:r>
        <w:r w:rsidR="00F76637">
          <w:rPr>
            <w:color w:val="333333"/>
          </w:rPr>
          <w:t>.</w:t>
        </w:r>
        <w:r>
          <w:rPr>
            <w:color w:val="333333"/>
          </w:rPr>
          <w:t xml:space="preserve"> </w:t>
        </w:r>
      </w:ins>
      <w:ins w:id="12" w:author="Niazi, Kamran Khan (ESA)" w:date="2026-09-29T17:27:00Z" w16du:dateUtc="2026-09-29T15:27:00Z">
        <w:r w:rsidR="00F76637">
          <w:rPr>
            <w:color w:val="333333"/>
          </w:rPr>
          <w:t xml:space="preserve">Thinking beyond memorandum of understandsings (MoU) which are hard to execute, the agenda also proposes to use Memorandum of Cooperation or just transmission of information through informal working groups to ensure that all stakeholders involved </w:t>
        </w:r>
      </w:ins>
      <w:ins w:id="13" w:author="Niazi, Kamran Khan (ESA)" w:date="2026-09-29T17:28:00Z" w16du:dateUtc="2026-09-29T15:28:00Z">
        <w:r w:rsidR="00F76637">
          <w:rPr>
            <w:color w:val="333333"/>
          </w:rPr>
          <w:t xml:space="preserve">know the evidence that is being generated by whom. </w:t>
        </w:r>
      </w:ins>
    </w:p>
    <w:p w14:paraId="01F6291D" w14:textId="3AD008C3" w:rsidR="009F6D9A" w:rsidRDefault="00E75EA5">
      <w:pPr>
        <w:pStyle w:val="Heading1"/>
        <w:pBdr>
          <w:bottom w:val="single" w:sz="2" w:space="4" w:color="2E5090"/>
        </w:pBdr>
        <w:spacing w:before="360" w:after="200"/>
      </w:pPr>
      <w:r>
        <w:rPr>
          <w:b/>
          <w:bCs/>
          <w:color w:val="2E5090"/>
          <w:sz w:val="28"/>
          <w:szCs w:val="28"/>
        </w:rPr>
        <w:t xml:space="preserve">5. </w:t>
      </w:r>
      <w:r w:rsidR="00B02070">
        <w:rPr>
          <w:b/>
          <w:bCs/>
          <w:color w:val="2E5090"/>
          <w:sz w:val="28"/>
          <w:szCs w:val="28"/>
        </w:rPr>
        <w:t>Enabling conditions</w:t>
      </w:r>
    </w:p>
    <w:p w14:paraId="25EF475A" w14:textId="77777777" w:rsidR="000F3A58" w:rsidRDefault="000F3A58">
      <w:pPr>
        <w:spacing w:after="120"/>
        <w:rPr>
          <w:color w:val="333333"/>
        </w:rPr>
      </w:pPr>
      <w:r w:rsidRPr="000F3A58">
        <w:rPr>
          <w:color w:val="333333"/>
        </w:rPr>
        <w:t>Delivering on this agenda requires both dedicated funding and institutional coordination.</w:t>
      </w:r>
    </w:p>
    <w:p w14:paraId="01F6291F" w14:textId="1B5FC74C" w:rsidR="009F6D9A" w:rsidRDefault="00E75EA5">
      <w:pPr>
        <w:spacing w:after="120"/>
      </w:pPr>
      <w:r>
        <w:rPr>
          <w:b/>
          <w:bCs/>
          <w:color w:val="333333"/>
        </w:rPr>
        <w:t>Pre-arranged financing for evidence generation.</w:t>
      </w:r>
      <w:r w:rsidR="00470391" w:rsidRPr="00470391">
        <w:t xml:space="preserve"> </w:t>
      </w:r>
      <w:r w:rsidR="00470391" w:rsidRPr="006B3DB3">
        <w:rPr>
          <w:color w:val="333333"/>
        </w:rPr>
        <w:t xml:space="preserve">Generating rigorous evidence on anticipatory action requires resources that are additional to, and do not compete with, humanitarian programming budgets. Pre-arranged financing mechanisms, whether through dedicated evidence windows within existing </w:t>
      </w:r>
      <w:r w:rsidR="00DC2B0F">
        <w:rPr>
          <w:color w:val="333333"/>
        </w:rPr>
        <w:t xml:space="preserve">anticipatory action </w:t>
      </w:r>
      <w:r w:rsidR="00470391" w:rsidRPr="006B3DB3">
        <w:rPr>
          <w:color w:val="333333"/>
        </w:rPr>
        <w:t>funding streams or through stand-alone research grants, are essential to sustain a pipeline of coordinated evaluations alongside programme delivery. Without a distinct funding track for evidence generation, evaluations will remain opportunistic rather than systematic, and the learning agenda will be unable to achieve the scale and comparability it requires.</w:t>
      </w:r>
    </w:p>
    <w:p w14:paraId="01F62920" w14:textId="34F8158D" w:rsidR="009F6D9A" w:rsidRDefault="00E75EA5">
      <w:pPr>
        <w:spacing w:after="120"/>
        <w:rPr>
          <w:ins w:id="14" w:author="Niazi, Kamran Khan (ESA)" w:date="2026-09-29T17:38:00Z" w16du:dateUtc="2026-09-29T15:38:00Z"/>
          <w:color w:val="333333"/>
        </w:rPr>
      </w:pPr>
      <w:r w:rsidRPr="2C05D1D6">
        <w:rPr>
          <w:b/>
          <w:bCs/>
          <w:color w:val="333333"/>
        </w:rPr>
        <w:t>Coordination across institutions</w:t>
      </w:r>
      <w:r w:rsidR="009D39B0">
        <w:rPr>
          <w:b/>
          <w:bCs/>
          <w:color w:val="333333"/>
        </w:rPr>
        <w:t xml:space="preserve"> and </w:t>
      </w:r>
      <w:r w:rsidR="003A20B4" w:rsidRPr="2C05D1D6">
        <w:rPr>
          <w:b/>
          <w:bCs/>
          <w:color w:val="333333"/>
        </w:rPr>
        <w:t>agencies</w:t>
      </w:r>
      <w:r w:rsidRPr="2C05D1D6">
        <w:rPr>
          <w:b/>
          <w:bCs/>
          <w:color w:val="333333"/>
        </w:rPr>
        <w:t xml:space="preserve">. </w:t>
      </w:r>
      <w:r w:rsidR="009D39B0" w:rsidRPr="009D39B0">
        <w:rPr>
          <w:color w:val="333333"/>
        </w:rPr>
        <w:t>The current landscape of anticipatory action evidence is fragmented across agencies, with limited coordination on evaluation design, indicator selection, and data sharing. Addressing this requires bringing together a core group of partner organisations and leading researchers in the anticipatory action evaluation space to jointly produce a critical mass of coordinated evidence. The inter-agency monitoring and evaluation (M&amp;E) practitioner group on anticipatory action</w:t>
      </w:r>
      <w:del w:id="15" w:author="Niazi, Kamran Khan (ESA)" w:date="2026-09-29T17:28:00Z" w16du:dateUtc="2026-09-29T15:28:00Z">
        <w:r w:rsidR="009D39B0" w:rsidRPr="009D39B0" w:rsidDel="00BF68BF">
          <w:rPr>
            <w:color w:val="333333"/>
          </w:rPr>
          <w:delText>, coordinated by OCHA</w:delText>
        </w:r>
      </w:del>
      <w:r w:rsidR="009D39B0" w:rsidRPr="009D39B0">
        <w:rPr>
          <w:color w:val="333333"/>
        </w:rPr>
        <w:t>, will serve as the primary mechanism for operational coordination across these efforts.</w:t>
      </w:r>
    </w:p>
    <w:p w14:paraId="5370D8C0" w14:textId="77777777" w:rsidR="00E20289" w:rsidRDefault="00E20289" w:rsidP="00E20289">
      <w:pPr>
        <w:spacing w:after="120"/>
        <w:rPr>
          <w:ins w:id="16" w:author="Niazi, Kamran Khan (ESA)" w:date="2026-09-29T17:41:00Z" w16du:dateUtc="2026-09-29T15:41:00Z"/>
        </w:rPr>
      </w:pPr>
      <w:ins w:id="17" w:author="Niazi, Kamran Khan (ESA)" w:date="2026-09-29T17:41:00Z" w16du:dateUtc="2026-09-29T15:41:00Z">
        <w:r>
          <w:rPr>
            <w:b/>
            <w:bCs/>
            <w:color w:val="333333"/>
          </w:rPr>
          <w:t>Study design transparency</w:t>
        </w:r>
      </w:ins>
    </w:p>
    <w:p w14:paraId="2B382CDF" w14:textId="77777777" w:rsidR="00E20289" w:rsidRDefault="00E20289" w:rsidP="00E20289">
      <w:pPr>
        <w:spacing w:after="120"/>
        <w:rPr>
          <w:ins w:id="18" w:author="Niazi, Kamran Khan (ESA)" w:date="2026-09-29T17:41:00Z" w16du:dateUtc="2026-09-29T15:41:00Z"/>
          <w:color w:val="333333"/>
        </w:rPr>
      </w:pPr>
      <w:ins w:id="19" w:author="Niazi, Kamran Khan (ESA)" w:date="2026-09-29T17:41:00Z" w16du:dateUtc="2026-09-29T15:41:00Z">
        <w:r>
          <w:rPr>
            <w:b/>
            <w:bCs/>
            <w:color w:val="333333"/>
          </w:rPr>
          <w:t>Operationalizing existing evidence</w:t>
        </w:r>
        <w:r w:rsidRPr="2C05D1D6">
          <w:rPr>
            <w:b/>
            <w:bCs/>
            <w:color w:val="333333"/>
          </w:rPr>
          <w:t xml:space="preserve">. </w:t>
        </w:r>
        <w:r w:rsidRPr="009D39B0">
          <w:rPr>
            <w:color w:val="333333"/>
          </w:rPr>
          <w:t>The current landscape of anticipatory action evidence is fragmented across agencies, with limited coordination on evaluation design, indicator selection, and data sharing. Addressing this requires bringing together a core group of partner organisations and leading researchers in the anticipatory action evaluation space to jointly produce a critical mass of coordinated evidence. The inter-agency monitoring and evaluation (M&amp;E) practitioner group on anticipatory action, will serve as the primary mechanism for operational coordination across these efforts.</w:t>
        </w:r>
      </w:ins>
    </w:p>
    <w:p w14:paraId="251E28CD" w14:textId="77777777" w:rsidR="00E20289" w:rsidRPr="007F065E" w:rsidRDefault="00E20289" w:rsidP="00E20289">
      <w:pPr>
        <w:spacing w:after="120"/>
        <w:rPr>
          <w:ins w:id="20" w:author="Niazi, Kamran Khan (ESA)" w:date="2026-09-29T17:41:00Z" w16du:dateUtc="2026-09-29T15:41:00Z"/>
          <w:b/>
          <w:bCs/>
        </w:rPr>
      </w:pPr>
      <w:ins w:id="21" w:author="Niazi, Kamran Khan (ESA)" w:date="2026-09-29T17:41:00Z" w16du:dateUtc="2026-09-29T15:41:00Z">
        <w:r w:rsidRPr="007F065E">
          <w:rPr>
            <w:b/>
            <w:bCs/>
            <w:color w:val="333333"/>
          </w:rPr>
          <w:t>Individual financing, pooled agenda</w:t>
        </w:r>
      </w:ins>
    </w:p>
    <w:p w14:paraId="2BDD71B7" w14:textId="77777777" w:rsidR="00E20289" w:rsidRPr="00CE1617" w:rsidRDefault="00E20289">
      <w:pPr>
        <w:spacing w:after="120"/>
        <w:rPr>
          <w:b/>
          <w:bCs/>
          <w:rPrChange w:id="22" w:author="Niazi, Kamran Khan (ESA)" w:date="2026-09-29T17:38:00Z" w16du:dateUtc="2026-09-29T15:38:00Z">
            <w:rPr/>
          </w:rPrChange>
        </w:rPr>
      </w:pPr>
    </w:p>
    <w:p w14:paraId="01F62921" w14:textId="073EE507" w:rsidR="009F6D9A" w:rsidRDefault="00E75EA5">
      <w:pPr>
        <w:pStyle w:val="Heading1"/>
        <w:pBdr>
          <w:bottom w:val="single" w:sz="2" w:space="4" w:color="2E5090"/>
        </w:pBdr>
        <w:spacing w:before="360" w:after="200"/>
      </w:pPr>
      <w:r>
        <w:rPr>
          <w:b/>
          <w:bCs/>
          <w:color w:val="2E5090"/>
          <w:sz w:val="28"/>
          <w:szCs w:val="28"/>
        </w:rPr>
        <w:t xml:space="preserve">6. Indicative </w:t>
      </w:r>
      <w:r w:rsidR="00AD3456">
        <w:rPr>
          <w:b/>
          <w:bCs/>
          <w:color w:val="2E5090"/>
          <w:sz w:val="28"/>
          <w:szCs w:val="28"/>
        </w:rPr>
        <w:t>t</w:t>
      </w:r>
      <w:r>
        <w:rPr>
          <w:b/>
          <w:bCs/>
          <w:color w:val="2E5090"/>
          <w:sz w:val="28"/>
          <w:szCs w:val="28"/>
        </w:rPr>
        <w:t>imeline</w:t>
      </w:r>
    </w:p>
    <w:p w14:paraId="76F93C69" w14:textId="0F834730" w:rsidR="00043631" w:rsidRDefault="00043631" w:rsidP="0094224A">
      <w:pPr>
        <w:spacing w:after="80"/>
        <w:jc w:val="center"/>
      </w:pPr>
    </w:p>
    <w:p w14:paraId="7EA3FA30" w14:textId="77777777" w:rsidR="00043631" w:rsidDel="006F19C8" w:rsidRDefault="00043631" w:rsidP="007365D2">
      <w:pPr>
        <w:spacing w:after="80"/>
        <w:rPr>
          <w:del w:id="23" w:author="Niazi, Kamran Khan (ESA)" w:date="2026-09-29T17:39:00Z" w16du:dateUtc="2026-09-29T15:39:00Z"/>
        </w:rPr>
      </w:pPr>
    </w:p>
    <w:p w14:paraId="7AACA00E" w14:textId="77777777" w:rsidR="00043631" w:rsidRPr="00FA38B7" w:rsidRDefault="00043631" w:rsidP="00043631">
      <w:pPr>
        <w:spacing w:after="80"/>
      </w:pPr>
      <w:r w:rsidRPr="00FA38B7">
        <w:t>The learning agenda will be implemented in three phases, with milestones calibrated to the 2030 target for a critical mass of coordinated evidence.</w:t>
      </w:r>
    </w:p>
    <w:p w14:paraId="4B852774" w14:textId="77777777" w:rsidR="00043631" w:rsidRPr="00FA38B7" w:rsidRDefault="00043631" w:rsidP="00043631">
      <w:pPr>
        <w:spacing w:after="80"/>
      </w:pPr>
      <w:r w:rsidRPr="00FA38B7">
        <w:rPr>
          <w:b/>
          <w:bCs/>
        </w:rPr>
        <w:lastRenderedPageBreak/>
        <w:t>Phase 1: Validation and consolidation (2026).</w:t>
      </w:r>
      <w:r w:rsidRPr="00FA38B7">
        <w:t xml:space="preserve"> The learning agenda will be finalised through a structured validation round with partner organisations and leading researchers in the second half of 2026. Opportunities to embed evidence generation in ongoing and upcoming anticipatory action activations will be identified as they arise, ensuring that the agenda is grounded in live programming from the outset.</w:t>
      </w:r>
    </w:p>
    <w:p w14:paraId="4E477C69" w14:textId="77777777" w:rsidR="00043631" w:rsidRPr="00FA38B7" w:rsidRDefault="00043631" w:rsidP="00043631">
      <w:pPr>
        <w:spacing w:after="80"/>
      </w:pPr>
      <w:r w:rsidRPr="00FA38B7">
        <w:rPr>
          <w:b/>
          <w:bCs/>
        </w:rPr>
        <w:t>Phase 2: Coordinated evidence generation (2027 to 20</w:t>
      </w:r>
      <w:r>
        <w:rPr>
          <w:b/>
          <w:bCs/>
        </w:rPr>
        <w:t>30</w:t>
      </w:r>
      <w:r w:rsidRPr="00FA38B7">
        <w:rPr>
          <w:b/>
          <w:bCs/>
        </w:rPr>
        <w:t>).</w:t>
      </w:r>
      <w:r w:rsidRPr="00FA38B7">
        <w:t xml:space="preserve"> The core of the agenda will be delivered in this period. Partner agencies will launch coordinated evaluations under the common measurement module, prioritising the thematic and geographic areas identified in this document.</w:t>
      </w:r>
    </w:p>
    <w:p w14:paraId="277C97DF" w14:textId="7E9D1198" w:rsidR="00B122CB" w:rsidRDefault="00043631" w:rsidP="00043631">
      <w:pPr>
        <w:spacing w:after="80"/>
        <w:rPr>
          <w:ins w:id="24" w:author="Niazi, Kamran Khan (ESA)" w:date="2026-09-29T17:29:00Z" w16du:dateUtc="2026-09-29T15:29:00Z"/>
        </w:rPr>
      </w:pPr>
      <w:r w:rsidRPr="00FA38B7">
        <w:rPr>
          <w:b/>
          <w:bCs/>
        </w:rPr>
        <w:t>Phase 3: Synthesis and uptake (2030).</w:t>
      </w:r>
      <w:r w:rsidRPr="00FA38B7">
        <w:t xml:space="preserve"> By 2030, at least 10 rigorous analytical studies will have been completed across different geographies, themes, and time horizons. Findings will be synthesised through comparative analysis and meta-analysis enabled by the harmonised indicators, and communicated through dedicated briefings for governments, donors, and Member countries to inform scaling and financing decisions.</w:t>
      </w:r>
    </w:p>
    <w:p w14:paraId="6AB8EA3B" w14:textId="77777777" w:rsidR="00B122CB" w:rsidRDefault="00B122CB">
      <w:pPr>
        <w:rPr>
          <w:ins w:id="25" w:author="Niazi, Kamran Khan (ESA)" w:date="2026-09-29T17:29:00Z" w16du:dateUtc="2026-09-29T15:29:00Z"/>
        </w:rPr>
      </w:pPr>
      <w:ins w:id="26" w:author="Niazi, Kamran Khan (ESA)" w:date="2026-09-29T17:29:00Z" w16du:dateUtc="2026-09-29T15:29:00Z">
        <w:r>
          <w:br w:type="page"/>
        </w:r>
      </w:ins>
    </w:p>
    <w:p w14:paraId="7B3D6D75" w14:textId="0741F982" w:rsidR="00043631" w:rsidRDefault="00B122CB" w:rsidP="00043631">
      <w:pPr>
        <w:spacing w:after="80"/>
      </w:pPr>
      <w:ins w:id="27" w:author="Niazi, Kamran Khan (ESA)" w:date="2026-09-29T17:29:00Z" w16du:dateUtc="2026-09-29T15:29:00Z">
        <w:r>
          <w:lastRenderedPageBreak/>
          <w:t xml:space="preserve">Annex A: </w:t>
        </w:r>
      </w:ins>
    </w:p>
    <w:p w14:paraId="75F2B23C" w14:textId="77777777" w:rsidR="00043631" w:rsidRDefault="00043631" w:rsidP="007365D2">
      <w:pPr>
        <w:spacing w:after="80"/>
      </w:pPr>
    </w:p>
    <w:sectPr w:rsidR="00043631">
      <w:headerReference w:type="even" r:id="rId11"/>
      <w:headerReference w:type="default" r:id="rId12"/>
      <w:head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81C26" w14:textId="77777777" w:rsidR="00E150DD" w:rsidRDefault="00E150DD" w:rsidP="00AA3893">
      <w:r>
        <w:separator/>
      </w:r>
    </w:p>
  </w:endnote>
  <w:endnote w:type="continuationSeparator" w:id="0">
    <w:p w14:paraId="43DDDB1A" w14:textId="77777777" w:rsidR="00E150DD" w:rsidRDefault="00E150DD" w:rsidP="00AA3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B9A97" w14:textId="77777777" w:rsidR="00E150DD" w:rsidRDefault="00E150DD" w:rsidP="00AA3893">
      <w:r>
        <w:separator/>
      </w:r>
    </w:p>
  </w:footnote>
  <w:footnote w:type="continuationSeparator" w:id="0">
    <w:p w14:paraId="19C214C8" w14:textId="77777777" w:rsidR="00E150DD" w:rsidRDefault="00E150DD" w:rsidP="00AA3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FB7E" w14:textId="56F2D426" w:rsidR="001B6B77" w:rsidRDefault="00000000">
    <w:pPr>
      <w:pStyle w:val="Header"/>
    </w:pPr>
    <w:r>
      <w:rPr>
        <w:noProof/>
      </w:rPr>
      <w:pict w14:anchorId="5DDBDE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928719" o:spid="_x0000_s1026" type="#_x0000_t136" style="position:absolute;margin-left:0;margin-top:0;width:454.5pt;height:181.8pt;rotation:315;z-index:-251658239;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6A3A" w14:textId="2C8AAF7B" w:rsidR="001B6B77" w:rsidRDefault="00000000" w:rsidP="00606E78">
    <w:pPr>
      <w:pStyle w:val="Header"/>
    </w:pPr>
    <w:r>
      <w:rPr>
        <w:noProof/>
      </w:rPr>
      <w:pict w14:anchorId="5D69D0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928720" o:spid="_x0000_s1027" type="#_x0000_t136" style="position:absolute;margin-left:0;margin-top:0;width:454.5pt;height:181.8pt;rotation:315;z-index:-25165823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4D097" w14:textId="70516063" w:rsidR="001B6B77" w:rsidRDefault="00000000">
    <w:pPr>
      <w:pStyle w:val="Header"/>
    </w:pPr>
    <w:r>
      <w:rPr>
        <w:noProof/>
      </w:rPr>
      <w:pict w14:anchorId="22A007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928718" o:spid="_x0000_s1025" type="#_x0000_t136" style="position:absolute;margin-left:0;margin-top:0;width:454.5pt;height:181.8pt;rotation:315;z-index:-25165824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14761"/>
    <w:multiLevelType w:val="hybridMultilevel"/>
    <w:tmpl w:val="0BB21FAA"/>
    <w:lvl w:ilvl="0" w:tplc="3D762AA4">
      <w:start w:val="1"/>
      <w:numFmt w:val="bullet"/>
      <w:lvlText w:val="•"/>
      <w:lvlJc w:val="left"/>
      <w:pPr>
        <w:ind w:left="720" w:hanging="360"/>
      </w:pPr>
    </w:lvl>
    <w:lvl w:ilvl="1" w:tplc="36EA0A80">
      <w:numFmt w:val="decimal"/>
      <w:lvlText w:val=""/>
      <w:lvlJc w:val="left"/>
    </w:lvl>
    <w:lvl w:ilvl="2" w:tplc="52702C00">
      <w:numFmt w:val="decimal"/>
      <w:lvlText w:val=""/>
      <w:lvlJc w:val="left"/>
    </w:lvl>
    <w:lvl w:ilvl="3" w:tplc="6D22170C">
      <w:numFmt w:val="decimal"/>
      <w:lvlText w:val=""/>
      <w:lvlJc w:val="left"/>
    </w:lvl>
    <w:lvl w:ilvl="4" w:tplc="7436B1F8">
      <w:numFmt w:val="decimal"/>
      <w:lvlText w:val=""/>
      <w:lvlJc w:val="left"/>
    </w:lvl>
    <w:lvl w:ilvl="5" w:tplc="08CE0D8E">
      <w:numFmt w:val="decimal"/>
      <w:lvlText w:val=""/>
      <w:lvlJc w:val="left"/>
    </w:lvl>
    <w:lvl w:ilvl="6" w:tplc="3DD2EB5C">
      <w:numFmt w:val="decimal"/>
      <w:lvlText w:val=""/>
      <w:lvlJc w:val="left"/>
    </w:lvl>
    <w:lvl w:ilvl="7" w:tplc="A7C6DF30">
      <w:numFmt w:val="decimal"/>
      <w:lvlText w:val=""/>
      <w:lvlJc w:val="left"/>
    </w:lvl>
    <w:lvl w:ilvl="8" w:tplc="C72C8942">
      <w:numFmt w:val="decimal"/>
      <w:lvlText w:val=""/>
      <w:lvlJc w:val="left"/>
    </w:lvl>
  </w:abstractNum>
  <w:abstractNum w:abstractNumId="1" w15:restartNumberingAfterBreak="0">
    <w:nsid w:val="5B8F338A"/>
    <w:multiLevelType w:val="hybridMultilevel"/>
    <w:tmpl w:val="E870BB62"/>
    <w:lvl w:ilvl="0" w:tplc="2250B296">
      <w:start w:val="1"/>
      <w:numFmt w:val="bullet"/>
      <w:lvlText w:val="●"/>
      <w:lvlJc w:val="left"/>
      <w:pPr>
        <w:ind w:left="720" w:hanging="360"/>
      </w:pPr>
    </w:lvl>
    <w:lvl w:ilvl="1" w:tplc="B9382330">
      <w:start w:val="1"/>
      <w:numFmt w:val="bullet"/>
      <w:lvlText w:val="○"/>
      <w:lvlJc w:val="left"/>
      <w:pPr>
        <w:ind w:left="1440" w:hanging="360"/>
      </w:pPr>
    </w:lvl>
    <w:lvl w:ilvl="2" w:tplc="560EF08A">
      <w:start w:val="1"/>
      <w:numFmt w:val="bullet"/>
      <w:lvlText w:val="■"/>
      <w:lvlJc w:val="left"/>
      <w:pPr>
        <w:ind w:left="2160" w:hanging="360"/>
      </w:pPr>
    </w:lvl>
    <w:lvl w:ilvl="3" w:tplc="83DC247C">
      <w:start w:val="1"/>
      <w:numFmt w:val="bullet"/>
      <w:lvlText w:val="●"/>
      <w:lvlJc w:val="left"/>
      <w:pPr>
        <w:ind w:left="2880" w:hanging="360"/>
      </w:pPr>
    </w:lvl>
    <w:lvl w:ilvl="4" w:tplc="EE12D8A4">
      <w:start w:val="1"/>
      <w:numFmt w:val="bullet"/>
      <w:lvlText w:val="○"/>
      <w:lvlJc w:val="left"/>
      <w:pPr>
        <w:ind w:left="3600" w:hanging="360"/>
      </w:pPr>
    </w:lvl>
    <w:lvl w:ilvl="5" w:tplc="957ACC50">
      <w:start w:val="1"/>
      <w:numFmt w:val="bullet"/>
      <w:lvlText w:val="■"/>
      <w:lvlJc w:val="left"/>
      <w:pPr>
        <w:ind w:left="4320" w:hanging="360"/>
      </w:pPr>
    </w:lvl>
    <w:lvl w:ilvl="6" w:tplc="A1D2863E">
      <w:start w:val="1"/>
      <w:numFmt w:val="bullet"/>
      <w:lvlText w:val="●"/>
      <w:lvlJc w:val="left"/>
      <w:pPr>
        <w:ind w:left="5040" w:hanging="360"/>
      </w:pPr>
    </w:lvl>
    <w:lvl w:ilvl="7" w:tplc="87E4A5DC">
      <w:start w:val="1"/>
      <w:numFmt w:val="bullet"/>
      <w:lvlText w:val="●"/>
      <w:lvlJc w:val="left"/>
      <w:pPr>
        <w:ind w:left="5760" w:hanging="360"/>
      </w:pPr>
    </w:lvl>
    <w:lvl w:ilvl="8" w:tplc="8F30C0E6">
      <w:start w:val="1"/>
      <w:numFmt w:val="bullet"/>
      <w:lvlText w:val="●"/>
      <w:lvlJc w:val="left"/>
      <w:pPr>
        <w:ind w:left="6480" w:hanging="360"/>
      </w:pPr>
    </w:lvl>
  </w:abstractNum>
  <w:abstractNum w:abstractNumId="2" w15:restartNumberingAfterBreak="0">
    <w:nsid w:val="67AA41B4"/>
    <w:multiLevelType w:val="multilevel"/>
    <w:tmpl w:val="D1C0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902120">
    <w:abstractNumId w:val="0"/>
    <w:lvlOverride w:ilvl="0">
      <w:startOverride w:val="1"/>
    </w:lvlOverride>
  </w:num>
  <w:num w:numId="2" w16cid:durableId="528882134">
    <w:abstractNumId w:val="2"/>
  </w:num>
  <w:num w:numId="3" w16cid:durableId="58599777">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azi, Kamran Khan (ESA)">
    <w15:presenceInfo w15:providerId="AD" w15:userId="S::Muhammad.Niazi@fao.org::d9091442-e87e-4b0b-94b3-8ae3a2f64f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D9A"/>
    <w:rsid w:val="00002741"/>
    <w:rsid w:val="0000478A"/>
    <w:rsid w:val="000047D6"/>
    <w:rsid w:val="00020BD8"/>
    <w:rsid w:val="0002155D"/>
    <w:rsid w:val="000239C1"/>
    <w:rsid w:val="00043631"/>
    <w:rsid w:val="00043C6D"/>
    <w:rsid w:val="000509D2"/>
    <w:rsid w:val="00057650"/>
    <w:rsid w:val="00065C6C"/>
    <w:rsid w:val="00071812"/>
    <w:rsid w:val="000849C9"/>
    <w:rsid w:val="00084B38"/>
    <w:rsid w:val="00090C17"/>
    <w:rsid w:val="000B2660"/>
    <w:rsid w:val="000C739B"/>
    <w:rsid w:val="000D537C"/>
    <w:rsid w:val="000F3942"/>
    <w:rsid w:val="000F3A58"/>
    <w:rsid w:val="00116F50"/>
    <w:rsid w:val="0012314B"/>
    <w:rsid w:val="00130134"/>
    <w:rsid w:val="00131A62"/>
    <w:rsid w:val="00133BC9"/>
    <w:rsid w:val="00135FD3"/>
    <w:rsid w:val="0013737A"/>
    <w:rsid w:val="0014746F"/>
    <w:rsid w:val="00152F71"/>
    <w:rsid w:val="00171CE9"/>
    <w:rsid w:val="001903E7"/>
    <w:rsid w:val="00195D3E"/>
    <w:rsid w:val="001A33D1"/>
    <w:rsid w:val="001A3E97"/>
    <w:rsid w:val="001B503D"/>
    <w:rsid w:val="001B6B77"/>
    <w:rsid w:val="001D3503"/>
    <w:rsid w:val="001D3561"/>
    <w:rsid w:val="001E044E"/>
    <w:rsid w:val="001E385B"/>
    <w:rsid w:val="001E3EA8"/>
    <w:rsid w:val="00214300"/>
    <w:rsid w:val="00220C61"/>
    <w:rsid w:val="00224EEE"/>
    <w:rsid w:val="00225BB7"/>
    <w:rsid w:val="00237966"/>
    <w:rsid w:val="00242464"/>
    <w:rsid w:val="002441B3"/>
    <w:rsid w:val="00244CF3"/>
    <w:rsid w:val="00246149"/>
    <w:rsid w:val="00263F1C"/>
    <w:rsid w:val="002652C2"/>
    <w:rsid w:val="00281F2F"/>
    <w:rsid w:val="00283E35"/>
    <w:rsid w:val="00290F8E"/>
    <w:rsid w:val="002960B9"/>
    <w:rsid w:val="002A25FF"/>
    <w:rsid w:val="002A4105"/>
    <w:rsid w:val="002A7D48"/>
    <w:rsid w:val="002ABCA1"/>
    <w:rsid w:val="002C2572"/>
    <w:rsid w:val="002C5F69"/>
    <w:rsid w:val="002D4026"/>
    <w:rsid w:val="002D568D"/>
    <w:rsid w:val="002D5832"/>
    <w:rsid w:val="002E3845"/>
    <w:rsid w:val="002F27F1"/>
    <w:rsid w:val="002F49F9"/>
    <w:rsid w:val="002F5DBA"/>
    <w:rsid w:val="00304C84"/>
    <w:rsid w:val="00305D48"/>
    <w:rsid w:val="0031069E"/>
    <w:rsid w:val="00322AF6"/>
    <w:rsid w:val="00326909"/>
    <w:rsid w:val="0032691D"/>
    <w:rsid w:val="003459E4"/>
    <w:rsid w:val="0034683B"/>
    <w:rsid w:val="003472DD"/>
    <w:rsid w:val="00350E5B"/>
    <w:rsid w:val="00360886"/>
    <w:rsid w:val="00376380"/>
    <w:rsid w:val="003829B2"/>
    <w:rsid w:val="00387162"/>
    <w:rsid w:val="003A20B4"/>
    <w:rsid w:val="003C2532"/>
    <w:rsid w:val="003C780F"/>
    <w:rsid w:val="003D053B"/>
    <w:rsid w:val="003F256F"/>
    <w:rsid w:val="00402450"/>
    <w:rsid w:val="00406D01"/>
    <w:rsid w:val="004072BA"/>
    <w:rsid w:val="00421127"/>
    <w:rsid w:val="004213E9"/>
    <w:rsid w:val="00442077"/>
    <w:rsid w:val="00447979"/>
    <w:rsid w:val="0045127D"/>
    <w:rsid w:val="00454A1F"/>
    <w:rsid w:val="00455F4A"/>
    <w:rsid w:val="00462378"/>
    <w:rsid w:val="00463B2A"/>
    <w:rsid w:val="00467FCE"/>
    <w:rsid w:val="00470391"/>
    <w:rsid w:val="00471B2F"/>
    <w:rsid w:val="004759D1"/>
    <w:rsid w:val="00475DB6"/>
    <w:rsid w:val="00483B44"/>
    <w:rsid w:val="004C426C"/>
    <w:rsid w:val="004E53FF"/>
    <w:rsid w:val="004E73E9"/>
    <w:rsid w:val="005024E2"/>
    <w:rsid w:val="005069E1"/>
    <w:rsid w:val="00507DBD"/>
    <w:rsid w:val="0051149F"/>
    <w:rsid w:val="0051242E"/>
    <w:rsid w:val="0051264D"/>
    <w:rsid w:val="00553CF5"/>
    <w:rsid w:val="005822D7"/>
    <w:rsid w:val="00584BCC"/>
    <w:rsid w:val="00586364"/>
    <w:rsid w:val="00597292"/>
    <w:rsid w:val="005A03AA"/>
    <w:rsid w:val="005B02E0"/>
    <w:rsid w:val="005B4655"/>
    <w:rsid w:val="005B63E6"/>
    <w:rsid w:val="005D3EC4"/>
    <w:rsid w:val="005D45B2"/>
    <w:rsid w:val="005E7BF8"/>
    <w:rsid w:val="005F1BC1"/>
    <w:rsid w:val="005F3787"/>
    <w:rsid w:val="005F45EA"/>
    <w:rsid w:val="005F5CB9"/>
    <w:rsid w:val="005F68FE"/>
    <w:rsid w:val="00606E78"/>
    <w:rsid w:val="00613B12"/>
    <w:rsid w:val="00624B6C"/>
    <w:rsid w:val="00633855"/>
    <w:rsid w:val="00650692"/>
    <w:rsid w:val="00650ED2"/>
    <w:rsid w:val="00651B54"/>
    <w:rsid w:val="006524DC"/>
    <w:rsid w:val="006702B1"/>
    <w:rsid w:val="00671AFF"/>
    <w:rsid w:val="0067676B"/>
    <w:rsid w:val="00696E81"/>
    <w:rsid w:val="006A5A47"/>
    <w:rsid w:val="006B3DB3"/>
    <w:rsid w:val="006B4A7D"/>
    <w:rsid w:val="006B7B29"/>
    <w:rsid w:val="006C2E9E"/>
    <w:rsid w:val="006D156C"/>
    <w:rsid w:val="006F19C8"/>
    <w:rsid w:val="007233D1"/>
    <w:rsid w:val="007242DE"/>
    <w:rsid w:val="0072717D"/>
    <w:rsid w:val="007365D2"/>
    <w:rsid w:val="007413FB"/>
    <w:rsid w:val="00745289"/>
    <w:rsid w:val="00745A72"/>
    <w:rsid w:val="00747392"/>
    <w:rsid w:val="00747DC0"/>
    <w:rsid w:val="00751177"/>
    <w:rsid w:val="007543D7"/>
    <w:rsid w:val="00774731"/>
    <w:rsid w:val="00792A4B"/>
    <w:rsid w:val="00797A53"/>
    <w:rsid w:val="007A101F"/>
    <w:rsid w:val="007A35CD"/>
    <w:rsid w:val="007A6933"/>
    <w:rsid w:val="007B2231"/>
    <w:rsid w:val="007C77D5"/>
    <w:rsid w:val="007D461D"/>
    <w:rsid w:val="007F430A"/>
    <w:rsid w:val="00800A34"/>
    <w:rsid w:val="00815938"/>
    <w:rsid w:val="008263D1"/>
    <w:rsid w:val="00841D5C"/>
    <w:rsid w:val="0089427A"/>
    <w:rsid w:val="00896AEA"/>
    <w:rsid w:val="008A3E0D"/>
    <w:rsid w:val="008A6513"/>
    <w:rsid w:val="008F51D9"/>
    <w:rsid w:val="008F51E9"/>
    <w:rsid w:val="00914AA6"/>
    <w:rsid w:val="00915DE8"/>
    <w:rsid w:val="00922898"/>
    <w:rsid w:val="0093790D"/>
    <w:rsid w:val="0094224A"/>
    <w:rsid w:val="00946147"/>
    <w:rsid w:val="00954B62"/>
    <w:rsid w:val="00956637"/>
    <w:rsid w:val="00960CC0"/>
    <w:rsid w:val="00964CF9"/>
    <w:rsid w:val="0097351D"/>
    <w:rsid w:val="009832CB"/>
    <w:rsid w:val="009912E7"/>
    <w:rsid w:val="009B10FF"/>
    <w:rsid w:val="009B110B"/>
    <w:rsid w:val="009C4553"/>
    <w:rsid w:val="009D39B0"/>
    <w:rsid w:val="009D7F04"/>
    <w:rsid w:val="009E03EF"/>
    <w:rsid w:val="009E36EE"/>
    <w:rsid w:val="009E72C8"/>
    <w:rsid w:val="009F3BAF"/>
    <w:rsid w:val="009F4EAD"/>
    <w:rsid w:val="009F6D9A"/>
    <w:rsid w:val="00A039A6"/>
    <w:rsid w:val="00A03E2F"/>
    <w:rsid w:val="00A04E73"/>
    <w:rsid w:val="00A0712D"/>
    <w:rsid w:val="00A204A3"/>
    <w:rsid w:val="00A30344"/>
    <w:rsid w:val="00A318C9"/>
    <w:rsid w:val="00A40612"/>
    <w:rsid w:val="00A441FF"/>
    <w:rsid w:val="00A47D4A"/>
    <w:rsid w:val="00A506F5"/>
    <w:rsid w:val="00A5756E"/>
    <w:rsid w:val="00A75A1A"/>
    <w:rsid w:val="00A81646"/>
    <w:rsid w:val="00A9420A"/>
    <w:rsid w:val="00AA17EA"/>
    <w:rsid w:val="00AA3893"/>
    <w:rsid w:val="00AB377C"/>
    <w:rsid w:val="00AB6876"/>
    <w:rsid w:val="00AC5802"/>
    <w:rsid w:val="00AD3456"/>
    <w:rsid w:val="00AE0ADC"/>
    <w:rsid w:val="00AF2BBF"/>
    <w:rsid w:val="00AF2EC9"/>
    <w:rsid w:val="00B01337"/>
    <w:rsid w:val="00B02070"/>
    <w:rsid w:val="00B10ECD"/>
    <w:rsid w:val="00B122CB"/>
    <w:rsid w:val="00B210F2"/>
    <w:rsid w:val="00B26EAA"/>
    <w:rsid w:val="00B3028A"/>
    <w:rsid w:val="00B33DDE"/>
    <w:rsid w:val="00B35FEA"/>
    <w:rsid w:val="00B36368"/>
    <w:rsid w:val="00B6254C"/>
    <w:rsid w:val="00B67566"/>
    <w:rsid w:val="00B70650"/>
    <w:rsid w:val="00B73B4A"/>
    <w:rsid w:val="00B73C0E"/>
    <w:rsid w:val="00B751BB"/>
    <w:rsid w:val="00B97C88"/>
    <w:rsid w:val="00BA7DCF"/>
    <w:rsid w:val="00BB048B"/>
    <w:rsid w:val="00BB09A3"/>
    <w:rsid w:val="00BC2854"/>
    <w:rsid w:val="00BD18F9"/>
    <w:rsid w:val="00BD4103"/>
    <w:rsid w:val="00BD67A1"/>
    <w:rsid w:val="00BE140A"/>
    <w:rsid w:val="00BE73BB"/>
    <w:rsid w:val="00BF33CE"/>
    <w:rsid w:val="00BF68BF"/>
    <w:rsid w:val="00BF6A08"/>
    <w:rsid w:val="00C105DA"/>
    <w:rsid w:val="00C13C21"/>
    <w:rsid w:val="00C222BF"/>
    <w:rsid w:val="00C259CF"/>
    <w:rsid w:val="00C30C59"/>
    <w:rsid w:val="00C42233"/>
    <w:rsid w:val="00C47F5D"/>
    <w:rsid w:val="00C505D2"/>
    <w:rsid w:val="00C53A03"/>
    <w:rsid w:val="00C540C8"/>
    <w:rsid w:val="00C57576"/>
    <w:rsid w:val="00C65C15"/>
    <w:rsid w:val="00C70877"/>
    <w:rsid w:val="00C770DC"/>
    <w:rsid w:val="00C86794"/>
    <w:rsid w:val="00CA0E28"/>
    <w:rsid w:val="00CA44B3"/>
    <w:rsid w:val="00CA4A2B"/>
    <w:rsid w:val="00CC6FEB"/>
    <w:rsid w:val="00CD2DD0"/>
    <w:rsid w:val="00CE1617"/>
    <w:rsid w:val="00D05326"/>
    <w:rsid w:val="00D42A00"/>
    <w:rsid w:val="00D42BD7"/>
    <w:rsid w:val="00D5555E"/>
    <w:rsid w:val="00D64DB6"/>
    <w:rsid w:val="00D840C5"/>
    <w:rsid w:val="00D878F3"/>
    <w:rsid w:val="00D9273B"/>
    <w:rsid w:val="00D935CD"/>
    <w:rsid w:val="00DA01C7"/>
    <w:rsid w:val="00DA238E"/>
    <w:rsid w:val="00DA41F4"/>
    <w:rsid w:val="00DA55CD"/>
    <w:rsid w:val="00DC1AC6"/>
    <w:rsid w:val="00DC2B0F"/>
    <w:rsid w:val="00DD2B39"/>
    <w:rsid w:val="00DE5C81"/>
    <w:rsid w:val="00DE6E59"/>
    <w:rsid w:val="00E06BD5"/>
    <w:rsid w:val="00E072A1"/>
    <w:rsid w:val="00E10C82"/>
    <w:rsid w:val="00E12586"/>
    <w:rsid w:val="00E13059"/>
    <w:rsid w:val="00E1436A"/>
    <w:rsid w:val="00E150DD"/>
    <w:rsid w:val="00E20289"/>
    <w:rsid w:val="00E23E07"/>
    <w:rsid w:val="00E24DF4"/>
    <w:rsid w:val="00E40405"/>
    <w:rsid w:val="00E54BC9"/>
    <w:rsid w:val="00E613A4"/>
    <w:rsid w:val="00E62739"/>
    <w:rsid w:val="00E62894"/>
    <w:rsid w:val="00E74141"/>
    <w:rsid w:val="00E75EA5"/>
    <w:rsid w:val="00EB19CA"/>
    <w:rsid w:val="00EB2D42"/>
    <w:rsid w:val="00EC6A72"/>
    <w:rsid w:val="00ED59DE"/>
    <w:rsid w:val="00EE2DB3"/>
    <w:rsid w:val="00F00001"/>
    <w:rsid w:val="00F00DB9"/>
    <w:rsid w:val="00F2455E"/>
    <w:rsid w:val="00F37F28"/>
    <w:rsid w:val="00F56B68"/>
    <w:rsid w:val="00F76637"/>
    <w:rsid w:val="00F81C2D"/>
    <w:rsid w:val="00F86CB2"/>
    <w:rsid w:val="00F96011"/>
    <w:rsid w:val="00F96B66"/>
    <w:rsid w:val="00FA38B7"/>
    <w:rsid w:val="00FA672F"/>
    <w:rsid w:val="00FA684B"/>
    <w:rsid w:val="00FA696A"/>
    <w:rsid w:val="00FB0353"/>
    <w:rsid w:val="00FB1113"/>
    <w:rsid w:val="00FC0A40"/>
    <w:rsid w:val="00FE0032"/>
    <w:rsid w:val="00FF0661"/>
    <w:rsid w:val="00FF29E0"/>
    <w:rsid w:val="00FF416E"/>
    <w:rsid w:val="00FF6F43"/>
    <w:rsid w:val="18D91967"/>
    <w:rsid w:val="25FE0A39"/>
    <w:rsid w:val="2C05D1D6"/>
    <w:rsid w:val="3A50A83F"/>
    <w:rsid w:val="473C09EE"/>
    <w:rsid w:val="497A9AD0"/>
    <w:rsid w:val="57586223"/>
    <w:rsid w:val="5770E01A"/>
    <w:rsid w:val="65ECFF55"/>
    <w:rsid w:val="7D9EF3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62901"/>
  <w15:docId w15:val="{5CE94505-5F54-43A5-B69E-C930EF5E2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7A101F"/>
    <w:rPr>
      <w:sz w:val="16"/>
      <w:szCs w:val="16"/>
    </w:rPr>
  </w:style>
  <w:style w:type="paragraph" w:styleId="CommentText">
    <w:name w:val="annotation text"/>
    <w:basedOn w:val="Normal"/>
    <w:link w:val="CommentTextChar"/>
    <w:uiPriority w:val="99"/>
    <w:unhideWhenUsed/>
    <w:rsid w:val="007A101F"/>
    <w:rPr>
      <w:sz w:val="20"/>
      <w:szCs w:val="20"/>
    </w:rPr>
  </w:style>
  <w:style w:type="character" w:customStyle="1" w:styleId="CommentTextChar">
    <w:name w:val="Comment Text Char"/>
    <w:basedOn w:val="DefaultParagraphFont"/>
    <w:link w:val="CommentText"/>
    <w:uiPriority w:val="99"/>
    <w:rsid w:val="007A101F"/>
    <w:rPr>
      <w:sz w:val="20"/>
      <w:szCs w:val="20"/>
    </w:rPr>
  </w:style>
  <w:style w:type="paragraph" w:styleId="CommentSubject">
    <w:name w:val="annotation subject"/>
    <w:basedOn w:val="CommentText"/>
    <w:next w:val="CommentText"/>
    <w:link w:val="CommentSubjectChar"/>
    <w:uiPriority w:val="99"/>
    <w:semiHidden/>
    <w:unhideWhenUsed/>
    <w:rsid w:val="007A101F"/>
    <w:rPr>
      <w:b/>
      <w:bCs/>
    </w:rPr>
  </w:style>
  <w:style w:type="character" w:customStyle="1" w:styleId="CommentSubjectChar">
    <w:name w:val="Comment Subject Char"/>
    <w:basedOn w:val="CommentTextChar"/>
    <w:link w:val="CommentSubject"/>
    <w:uiPriority w:val="99"/>
    <w:semiHidden/>
    <w:rsid w:val="007A101F"/>
    <w:rPr>
      <w:b/>
      <w:bCs/>
      <w:sz w:val="20"/>
      <w:szCs w:val="20"/>
    </w:rPr>
  </w:style>
  <w:style w:type="paragraph" w:styleId="Revision">
    <w:name w:val="Revision"/>
    <w:hidden/>
    <w:uiPriority w:val="99"/>
    <w:semiHidden/>
    <w:rsid w:val="00FF416E"/>
  </w:style>
  <w:style w:type="paragraph" w:styleId="Header">
    <w:name w:val="header"/>
    <w:basedOn w:val="Normal"/>
    <w:link w:val="HeaderChar"/>
    <w:uiPriority w:val="99"/>
    <w:unhideWhenUsed/>
    <w:rsid w:val="00AA3893"/>
    <w:pPr>
      <w:tabs>
        <w:tab w:val="center" w:pos="4513"/>
        <w:tab w:val="right" w:pos="9026"/>
      </w:tabs>
    </w:pPr>
  </w:style>
  <w:style w:type="character" w:customStyle="1" w:styleId="HeaderChar">
    <w:name w:val="Header Char"/>
    <w:basedOn w:val="DefaultParagraphFont"/>
    <w:link w:val="Header"/>
    <w:uiPriority w:val="99"/>
    <w:rsid w:val="00AA3893"/>
  </w:style>
  <w:style w:type="paragraph" w:styleId="Footer">
    <w:name w:val="footer"/>
    <w:basedOn w:val="Normal"/>
    <w:link w:val="FooterChar"/>
    <w:uiPriority w:val="99"/>
    <w:unhideWhenUsed/>
    <w:rsid w:val="00AA3893"/>
    <w:pPr>
      <w:tabs>
        <w:tab w:val="center" w:pos="4513"/>
        <w:tab w:val="right" w:pos="9026"/>
      </w:tabs>
    </w:pPr>
  </w:style>
  <w:style w:type="character" w:customStyle="1" w:styleId="FooterChar">
    <w:name w:val="Footer Char"/>
    <w:basedOn w:val="DefaultParagraphFont"/>
    <w:link w:val="Footer"/>
    <w:uiPriority w:val="99"/>
    <w:rsid w:val="00AA3893"/>
  </w:style>
  <w:style w:type="character" w:styleId="Mention">
    <w:name w:val="Mention"/>
    <w:basedOn w:val="DefaultParagraphFont"/>
    <w:uiPriority w:val="99"/>
    <w:unhideWhenUsed/>
    <w:rsid w:val="000F3A5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9574DCA5E8CEA4E912B7198CE871E35" ma:contentTypeVersion="18" ma:contentTypeDescription="Creare un nuovo documento." ma:contentTypeScope="" ma:versionID="b83ed4800716843cd1ebc32b01468a3f">
  <xsd:schema xmlns:xsd="http://www.w3.org/2001/XMLSchema" xmlns:xs="http://www.w3.org/2001/XMLSchema" xmlns:p="http://schemas.microsoft.com/office/2006/metadata/properties" xmlns:ns3="8c2680b1-8717-4e17-af8a-c3c5948a3503" xmlns:ns4="3c9ac98d-36e3-464e-9a3d-571690e2b8cf" targetNamespace="http://schemas.microsoft.com/office/2006/metadata/properties" ma:root="true" ma:fieldsID="4cc19aa8c08ac0c295d1956852df372f" ns3:_="" ns4:_="">
    <xsd:import namespace="8c2680b1-8717-4e17-af8a-c3c5948a3503"/>
    <xsd:import namespace="3c9ac98d-36e3-464e-9a3d-571690e2b8cf"/>
    <xsd:element name="properties">
      <xsd:complexType>
        <xsd:sequence>
          <xsd:element name="documentManagement">
            <xsd:complexType>
              <xsd:all>
                <xsd:element ref="ns3:SharedWithUsers" minOccurs="0"/>
                <xsd:element ref="ns4:MediaServiceMetadata" minOccurs="0"/>
                <xsd:element ref="ns4:MediaServiceFastMetadata" minOccurs="0"/>
                <xsd:element ref="ns3:SharedWithDetails" minOccurs="0"/>
                <xsd:element ref="ns3:SharingHintHash"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AutoKeyPoints" minOccurs="0"/>
                <xsd:element ref="ns4:MediaServiceKeyPoints"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2680b1-8717-4e17-af8a-c3c5948a3503" elementFormDefault="qualified">
    <xsd:import namespace="http://schemas.microsoft.com/office/2006/documentManagement/types"/>
    <xsd:import namespace="http://schemas.microsoft.com/office/infopath/2007/PartnerControls"/>
    <xsd:element name="SharedWithUsers" ma:index="8" nillable="true" ma:displayName="Condivis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SharingHintHash" ma:index="12" nillable="true" ma:displayName="Hash suggerimento condivisione"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9ac98d-36e3-464e-9a3d-571690e2b8cf"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c9ac98d-36e3-464e-9a3d-571690e2b8cf" xsi:nil="true"/>
  </documentManagement>
</p:properties>
</file>

<file path=customXml/itemProps1.xml><?xml version="1.0" encoding="utf-8"?>
<ds:datastoreItem xmlns:ds="http://schemas.openxmlformats.org/officeDocument/2006/customXml" ds:itemID="{B63E4069-7DD2-42F4-BDE8-C08B7DC827E6}">
  <ds:schemaRefs>
    <ds:schemaRef ds:uri="http://schemas.microsoft.com/sharepoint/v3/contenttype/forms"/>
  </ds:schemaRefs>
</ds:datastoreItem>
</file>

<file path=customXml/itemProps2.xml><?xml version="1.0" encoding="utf-8"?>
<ds:datastoreItem xmlns:ds="http://schemas.openxmlformats.org/officeDocument/2006/customXml" ds:itemID="{9134261C-D88E-43E7-B04E-DBD38F4C5C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2680b1-8717-4e17-af8a-c3c5948a3503"/>
    <ds:schemaRef ds:uri="3c9ac98d-36e3-464e-9a3d-571690e2b8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8456CA-8262-43E3-8C7F-3A9B89A08CDD}">
  <ds:schemaRefs>
    <ds:schemaRef ds:uri="http://schemas.microsoft.com/office/2006/metadata/properties"/>
    <ds:schemaRef ds:uri="http://schemas.microsoft.com/office/infopath/2007/PartnerControls"/>
    <ds:schemaRef ds:uri="3c9ac98d-36e3-464e-9a3d-571690e2b8c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1489</Words>
  <Characters>8488</Characters>
  <Application>Microsoft Office Word</Application>
  <DocSecurity>0</DocSecurity>
  <Lines>70</Lines>
  <Paragraphs>19</Paragraphs>
  <ScaleCrop>false</ScaleCrop>
  <Company/>
  <LinksUpToDate>false</LinksUpToDate>
  <CharactersWithSpaces>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Niazi, Kamran Khan (ESA)</cp:lastModifiedBy>
  <cp:revision>87</cp:revision>
  <cp:lastPrinted>2026-09-05T00:40:00Z</cp:lastPrinted>
  <dcterms:created xsi:type="dcterms:W3CDTF">2026-07-07T22:51:00Z</dcterms:created>
  <dcterms:modified xsi:type="dcterms:W3CDTF">2026-10-01T10:24:00Z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0x01010069574DCA5E8CEA4E912B7198CE871E35</vt:lpwstr>
  </property>
</Properties>
</file>